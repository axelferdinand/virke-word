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0C1F" w14:textId="77777777" w:rsidR="008A6C35" w:rsidRPr="00971AE0" w:rsidRDefault="008A6C35" w:rsidP="00A979E2">
      <w:pPr>
        <w:spacing w:after="0" w:line="240" w:lineRule="auto"/>
        <w:rPr>
          <w:rFonts w:ascii="Aptos" w:hAnsi="Aptos"/>
          <w:sz w:val="18"/>
          <w:szCs w:val="18"/>
          <w:rPrChange w:id="0" w:author="Jesper Jørgensen Johns" w:date="2025-09-29T10:18:00Z" w16du:dateUtc="2025-09-29T08:18:00Z">
            <w:rPr>
              <w:rFonts w:ascii="Aptos" w:hAnsi="Aptos"/>
            </w:rPr>
          </w:rPrChange>
        </w:rPr>
      </w:pPr>
    </w:p>
    <w:p w14:paraId="001EC274" w14:textId="18D5C890" w:rsidR="008A6C35" w:rsidRPr="00A979E2" w:rsidRDefault="00F84C3A" w:rsidP="00A979E2">
      <w:pPr>
        <w:pStyle w:val="Overskrift1"/>
        <w:spacing w:before="0" w:line="240" w:lineRule="auto"/>
        <w:rPr>
          <w:rFonts w:ascii="Aptos" w:hAnsi="Aptos" w:cs="Arial"/>
          <w:b/>
          <w:bCs/>
          <w:color w:val="auto"/>
          <w:sz w:val="40"/>
          <w:szCs w:val="40"/>
        </w:rPr>
      </w:pPr>
      <w:r w:rsidRPr="00A979E2">
        <w:rPr>
          <w:rFonts w:ascii="Aptos" w:hAnsi="Aptos" w:cs="Arial"/>
          <w:b/>
          <w:bCs/>
          <w:color w:val="auto"/>
          <w:sz w:val="40"/>
          <w:szCs w:val="40"/>
        </w:rPr>
        <w:t>Aksjeeierbok</w:t>
      </w:r>
    </w:p>
    <w:p w14:paraId="13AB0C58" w14:textId="77777777" w:rsidR="00F84C3A" w:rsidRPr="003D4542" w:rsidRDefault="00F84C3A" w:rsidP="00A979E2">
      <w:pPr>
        <w:spacing w:after="0" w:line="240" w:lineRule="auto"/>
        <w:rPr>
          <w:rFonts w:ascii="Aptos" w:hAnsi="Aptos"/>
          <w:color w:val="FF0000"/>
          <w:sz w:val="18"/>
          <w:szCs w:val="18"/>
        </w:rPr>
      </w:pPr>
    </w:p>
    <w:p w14:paraId="2CAF29E8" w14:textId="0366A3EA" w:rsidR="00F84C3A" w:rsidRPr="003D4542" w:rsidRDefault="00F84C3A" w:rsidP="00A979E2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  <w:r w:rsidRPr="003D4542">
        <w:rPr>
          <w:rFonts w:ascii="Aptos" w:hAnsi="Aptos" w:cs="Arial"/>
          <w:iCs/>
          <w:color w:val="FF0000"/>
          <w:sz w:val="16"/>
          <w:szCs w:val="16"/>
        </w:rPr>
        <w:t xml:space="preserve">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 </w:t>
      </w:r>
    </w:p>
    <w:p w14:paraId="4CB3DEBA" w14:textId="77777777" w:rsidR="00A979E2" w:rsidRPr="003D4542" w:rsidRDefault="00A979E2" w:rsidP="00A979E2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</w:p>
    <w:p w14:paraId="56E78298" w14:textId="2405589F" w:rsidR="00F84C3A" w:rsidRPr="003D4542" w:rsidRDefault="00F84C3A" w:rsidP="00A979E2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  <w:r w:rsidRPr="003D4542">
        <w:rPr>
          <w:rFonts w:ascii="Aptos" w:hAnsi="Aptos" w:cs="Arial"/>
          <w:iCs/>
          <w:color w:val="FF0000"/>
          <w:sz w:val="16"/>
          <w:szCs w:val="16"/>
        </w:rPr>
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 </w:t>
      </w:r>
    </w:p>
    <w:p w14:paraId="2BFB5F9E" w14:textId="77777777" w:rsidR="00A979E2" w:rsidRPr="003D4542" w:rsidRDefault="00A979E2" w:rsidP="00A979E2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</w:p>
    <w:p w14:paraId="7C259EA1" w14:textId="6C5247A5" w:rsidR="00F84C3A" w:rsidRPr="00971AE0" w:rsidRDefault="00F84C3A">
      <w:pPr>
        <w:shd w:val="clear" w:color="auto" w:fill="FFFFFF" w:themeFill="background1"/>
        <w:spacing w:after="0" w:line="240" w:lineRule="auto"/>
        <w:rPr>
          <w:rFonts w:ascii="Aptos" w:hAnsi="Aptos" w:cs="Arial"/>
          <w:iCs/>
          <w:color w:val="FF0000"/>
          <w:sz w:val="14"/>
          <w:szCs w:val="14"/>
          <w:rPrChange w:id="1" w:author="Jesper Jørgensen Johns" w:date="2025-09-29T10:18:00Z" w16du:dateUtc="2025-09-29T08:18:00Z">
            <w:rPr>
              <w:rFonts w:ascii="Aptos" w:hAnsi="Aptos" w:cs="Arial"/>
              <w:iCs/>
              <w:color w:val="FF0000"/>
              <w:sz w:val="16"/>
              <w:szCs w:val="16"/>
            </w:rPr>
          </w:rPrChange>
        </w:rPr>
        <w:pPrChange w:id="2" w:author="Jesper Jørgensen Johns" w:date="2025-09-29T10:18:00Z" w16du:dateUtc="2025-09-29T08:18:00Z">
          <w:pPr>
            <w:spacing w:after="0" w:line="240" w:lineRule="auto"/>
          </w:pPr>
        </w:pPrChange>
      </w:pPr>
      <w:r w:rsidRPr="00971AE0">
        <w:rPr>
          <w:rStyle w:val="Plassholdertekst"/>
          <w:rFonts w:ascii="Aptos" w:hAnsi="Aptos"/>
          <w:color w:val="FF0000"/>
          <w:sz w:val="16"/>
          <w:szCs w:val="16"/>
          <w:highlight w:val="lightGray"/>
          <w:rPrChange w:id="3" w:author="Jesper Jørgensen Johns" w:date="2025-09-29T10:18:00Z" w16du:dateUtc="2025-09-29T08:18:00Z">
            <w:rPr>
              <w:rStyle w:val="Plassholdertekst"/>
              <w:rFonts w:ascii="Aptos" w:hAnsi="Aptos"/>
              <w:color w:val="FF0000"/>
              <w:sz w:val="18"/>
              <w:szCs w:val="18"/>
              <w:highlight w:val="lightGray"/>
            </w:rPr>
          </w:rPrChange>
        </w:rPr>
        <w:t xml:space="preserve">Det </w:t>
      </w:r>
      <w:r w:rsidRPr="00971AE0">
        <w:rPr>
          <w:rStyle w:val="Plassholdertekst"/>
          <w:rFonts w:ascii="Aptos" w:hAnsi="Aptos" w:cs="Arial"/>
          <w:color w:val="FF0000"/>
          <w:sz w:val="14"/>
          <w:szCs w:val="14"/>
          <w:highlight w:val="lightGray"/>
          <w:rPrChange w:id="4" w:author="Jesper Jørgensen Johns" w:date="2025-09-29T10:18:00Z" w16du:dateUtc="2025-09-29T08:18:00Z">
            <w:rPr>
              <w:rStyle w:val="Plassholdertekst"/>
              <w:rFonts w:ascii="Aptos" w:hAnsi="Aptos" w:cs="Arial"/>
              <w:color w:val="FF0000"/>
              <w:sz w:val="16"/>
              <w:szCs w:val="16"/>
              <w:highlight w:val="lightGray"/>
            </w:rPr>
          </w:rPrChange>
        </w:rPr>
        <w:t>presiseres</w:t>
      </w:r>
      <w:r w:rsidRPr="00971AE0">
        <w:rPr>
          <w:rStyle w:val="Plassholdertekst"/>
          <w:rFonts w:ascii="Aptos" w:hAnsi="Aptos"/>
          <w:color w:val="FF0000"/>
          <w:sz w:val="16"/>
          <w:szCs w:val="16"/>
          <w:highlight w:val="lightGray"/>
          <w:rPrChange w:id="5" w:author="Jesper Jørgensen Johns" w:date="2025-09-29T10:18:00Z" w16du:dateUtc="2025-09-29T08:18:00Z">
            <w:rPr>
              <w:rStyle w:val="Plassholdertekst"/>
              <w:rFonts w:ascii="Aptos" w:hAnsi="Aptos"/>
              <w:color w:val="FF0000"/>
              <w:sz w:val="18"/>
              <w:szCs w:val="18"/>
              <w:highlight w:val="lightGray"/>
            </w:rPr>
          </w:rPrChange>
        </w:rPr>
        <w:t xml:space="preserve"> at dette dokumentet er av generell art, og at teksten må tilpasses den enkeltes virksomhet.</w:t>
      </w:r>
    </w:p>
    <w:p w14:paraId="5A756122" w14:textId="77777777" w:rsidR="00F84C3A" w:rsidRDefault="00F84C3A" w:rsidP="00A979E2">
      <w:pPr>
        <w:spacing w:after="0" w:line="240" w:lineRule="auto"/>
        <w:rPr>
          <w:rFonts w:ascii="Aptos" w:hAnsi="Aptos"/>
        </w:rPr>
      </w:pPr>
    </w:p>
    <w:p w14:paraId="04C4D249" w14:textId="77777777" w:rsidR="003D4542" w:rsidRDefault="003D4542" w:rsidP="00A979E2">
      <w:pPr>
        <w:spacing w:after="0" w:line="240" w:lineRule="auto"/>
        <w:rPr>
          <w:rFonts w:ascii="Aptos" w:hAnsi="Aptos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3"/>
        <w:gridCol w:w="1333"/>
        <w:gridCol w:w="1067"/>
        <w:gridCol w:w="940"/>
        <w:gridCol w:w="1071"/>
        <w:gridCol w:w="1308"/>
        <w:gridCol w:w="1574"/>
        <w:gridCol w:w="703"/>
        <w:gridCol w:w="1063"/>
      </w:tblGrid>
      <w:tr w:rsidR="00F43A68" w:rsidRPr="00F43A68" w14:paraId="2115A6D5" w14:textId="7F3E0C69" w:rsidTr="00F43A68">
        <w:tc>
          <w:tcPr>
            <w:tcW w:w="903" w:type="dxa"/>
            <w:shd w:val="clear" w:color="auto" w:fill="D0CECE" w:themeFill="background2" w:themeFillShade="E6"/>
          </w:tcPr>
          <w:p w14:paraId="33F7518B" w14:textId="657F7836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Navn</w:t>
            </w:r>
          </w:p>
        </w:tc>
        <w:tc>
          <w:tcPr>
            <w:tcW w:w="1333" w:type="dxa"/>
            <w:shd w:val="clear" w:color="auto" w:fill="D0CECE" w:themeFill="background2" w:themeFillShade="E6"/>
          </w:tcPr>
          <w:p w14:paraId="32001052" w14:textId="538D36D1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Fødselsdato eller org. nr</w:t>
            </w:r>
            <w:r>
              <w:rPr>
                <w:rFonts w:ascii="Aptos" w:hAnsi="Aptos" w:cs="Arial"/>
                <w:b/>
                <w:iCs/>
                <w:sz w:val="16"/>
                <w:szCs w:val="16"/>
              </w:rPr>
              <w:t>.</w:t>
            </w:r>
          </w:p>
        </w:tc>
        <w:tc>
          <w:tcPr>
            <w:tcW w:w="1067" w:type="dxa"/>
            <w:shd w:val="clear" w:color="auto" w:fill="D0CECE" w:themeFill="background2" w:themeFillShade="E6"/>
          </w:tcPr>
          <w:p w14:paraId="477EF6ED" w14:textId="1E212F7D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Adresse</w:t>
            </w:r>
          </w:p>
        </w:tc>
        <w:tc>
          <w:tcPr>
            <w:tcW w:w="940" w:type="dxa"/>
            <w:shd w:val="clear" w:color="auto" w:fill="D0CECE" w:themeFill="background2" w:themeFillShade="E6"/>
          </w:tcPr>
          <w:p w14:paraId="6CD3B378" w14:textId="2B74252D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Antall aksjer</w:t>
            </w:r>
          </w:p>
        </w:tc>
        <w:tc>
          <w:tcPr>
            <w:tcW w:w="1071" w:type="dxa"/>
            <w:shd w:val="clear" w:color="auto" w:fill="D0CECE" w:themeFill="background2" w:themeFillShade="E6"/>
          </w:tcPr>
          <w:p w14:paraId="1098E67A" w14:textId="428F05F7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proofErr w:type="spellStart"/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Aksjenr</w:t>
            </w:r>
            <w:proofErr w:type="spellEnd"/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. (fra – til)</w:t>
            </w:r>
          </w:p>
        </w:tc>
        <w:tc>
          <w:tcPr>
            <w:tcW w:w="1308" w:type="dxa"/>
            <w:shd w:val="clear" w:color="auto" w:fill="D0CECE" w:themeFill="background2" w:themeFillShade="E6"/>
          </w:tcPr>
          <w:p w14:paraId="54CE8EBE" w14:textId="15A13A48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Aksjeklasse</w:t>
            </w:r>
          </w:p>
        </w:tc>
        <w:tc>
          <w:tcPr>
            <w:tcW w:w="1574" w:type="dxa"/>
            <w:shd w:val="clear" w:color="auto" w:fill="D0CECE" w:themeFill="background2" w:themeFillShade="E6"/>
          </w:tcPr>
          <w:p w14:paraId="1346E040" w14:textId="773A38D1" w:rsidR="00F43A68" w:rsidRPr="00F43A68" w:rsidRDefault="00F43A68" w:rsidP="00F43A68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Dato for innføring i aksjeeierboken</w:t>
            </w:r>
          </w:p>
        </w:tc>
        <w:tc>
          <w:tcPr>
            <w:tcW w:w="703" w:type="dxa"/>
            <w:shd w:val="clear" w:color="auto" w:fill="D0CECE" w:themeFill="background2" w:themeFillShade="E6"/>
          </w:tcPr>
          <w:p w14:paraId="5EE33829" w14:textId="1B28CE39" w:rsidR="00F43A68" w:rsidRPr="00F43A68" w:rsidRDefault="00F43A68" w:rsidP="00F43A68">
            <w:pPr>
              <w:rPr>
                <w:rFonts w:ascii="Aptos" w:hAnsi="Aptos" w:cs="Arial"/>
                <w:b/>
                <w:iCs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Solgt dato:</w:t>
            </w:r>
          </w:p>
        </w:tc>
        <w:tc>
          <w:tcPr>
            <w:tcW w:w="1063" w:type="dxa"/>
            <w:shd w:val="clear" w:color="auto" w:fill="D0CECE" w:themeFill="background2" w:themeFillShade="E6"/>
          </w:tcPr>
          <w:p w14:paraId="0A6F1341" w14:textId="27D61166" w:rsidR="00F43A68" w:rsidRPr="00F43A68" w:rsidRDefault="00F43A68" w:rsidP="00F43A68">
            <w:pPr>
              <w:rPr>
                <w:rFonts w:ascii="Aptos" w:hAnsi="Aptos" w:cs="Arial"/>
                <w:b/>
                <w:iCs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Evt. merknader:</w:t>
            </w:r>
          </w:p>
        </w:tc>
      </w:tr>
      <w:tr w:rsidR="00F43A68" w:rsidRPr="00F43A68" w14:paraId="728645DB" w14:textId="20BA5971" w:rsidTr="00F43A68">
        <w:tc>
          <w:tcPr>
            <w:tcW w:w="903" w:type="dxa"/>
          </w:tcPr>
          <w:p w14:paraId="56ADF9F7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6B5B6899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2CC896B1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2649C75D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77720410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6C12CC60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283774BD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509AFC47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28061979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370783BF" w14:textId="77777777" w:rsidTr="00F43A68">
        <w:tc>
          <w:tcPr>
            <w:tcW w:w="903" w:type="dxa"/>
          </w:tcPr>
          <w:p w14:paraId="2FCB4C8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25430A5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17EF9F4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5EBDC560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3149CD4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775477E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7E89B13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03605709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21F7B5D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3EC2069A" w14:textId="77777777" w:rsidTr="00F43A68">
        <w:tc>
          <w:tcPr>
            <w:tcW w:w="903" w:type="dxa"/>
          </w:tcPr>
          <w:p w14:paraId="36560849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D88A07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1D804401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5CBDA73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72C5B6E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2607DE9E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16F42D8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3083CE51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4B8EC25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1946DE7B" w14:textId="77777777" w:rsidTr="00F43A68">
        <w:tc>
          <w:tcPr>
            <w:tcW w:w="903" w:type="dxa"/>
          </w:tcPr>
          <w:p w14:paraId="348425F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4CB1AE1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577103D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25AC6A1B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626F46F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6202D55C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21C023E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632D596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5DCCEA5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1D44F469" w14:textId="77777777" w:rsidTr="00F43A68">
        <w:tc>
          <w:tcPr>
            <w:tcW w:w="903" w:type="dxa"/>
          </w:tcPr>
          <w:p w14:paraId="4ED1C41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605D658C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7A0DA3F7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7858417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6CD3C96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13E201D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606D0FA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52FDB01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69592DF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34998BD9" w14:textId="77777777" w:rsidTr="00F43A68">
        <w:tc>
          <w:tcPr>
            <w:tcW w:w="903" w:type="dxa"/>
          </w:tcPr>
          <w:p w14:paraId="796122E7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E84F20E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6D46B98E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4D497ED0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1792BFB7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73D1944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4A31C4C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7257CD0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2D627119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279EB7A9" w14:textId="77777777" w:rsidTr="00F43A68">
        <w:tc>
          <w:tcPr>
            <w:tcW w:w="903" w:type="dxa"/>
          </w:tcPr>
          <w:p w14:paraId="0196CD6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1531D39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3C94D2A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3461FF7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2E92293C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3844B4B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3ED4D898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0686277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63A40D4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316DFE5F" w14:textId="77777777" w:rsidTr="00F43A68">
        <w:tc>
          <w:tcPr>
            <w:tcW w:w="903" w:type="dxa"/>
          </w:tcPr>
          <w:p w14:paraId="0EF897D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71E553C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05CC59E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0BA2C88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7EF34D9C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56F55BD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1DD074C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611C1EC6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0ED58C2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428AAF0A" w14:textId="77777777" w:rsidTr="00F43A68">
        <w:tc>
          <w:tcPr>
            <w:tcW w:w="903" w:type="dxa"/>
          </w:tcPr>
          <w:p w14:paraId="63C44C50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7CB0960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1D78FCF0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458C4E0A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329AC115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75EE083C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47BEDC2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0011D09E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467CF332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1F371AF5" w14:textId="77777777" w:rsidTr="00F43A68">
        <w:tc>
          <w:tcPr>
            <w:tcW w:w="903" w:type="dxa"/>
          </w:tcPr>
          <w:p w14:paraId="5D69ECF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43B5CEB9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30C8721D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14CE9363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53F8F011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101E915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7FBBB124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5E87A4CB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14C9DD2F" w14:textId="77777777" w:rsidR="00F43A68" w:rsidRPr="00F43A68" w:rsidRDefault="00F43A68" w:rsidP="00771A7B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F43A68" w:rsidRPr="00F43A68" w14:paraId="4167EDA2" w14:textId="75FB7516" w:rsidTr="00F43A68">
        <w:tc>
          <w:tcPr>
            <w:tcW w:w="903" w:type="dxa"/>
          </w:tcPr>
          <w:p w14:paraId="2432E28A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33" w:type="dxa"/>
          </w:tcPr>
          <w:p w14:paraId="4F2984E6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7" w:type="dxa"/>
          </w:tcPr>
          <w:p w14:paraId="06DC5150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40" w:type="dxa"/>
          </w:tcPr>
          <w:p w14:paraId="4D2810CD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71" w:type="dxa"/>
          </w:tcPr>
          <w:p w14:paraId="15195ECB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08" w:type="dxa"/>
          </w:tcPr>
          <w:p w14:paraId="09564ED1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74" w:type="dxa"/>
          </w:tcPr>
          <w:p w14:paraId="4F1A5CD3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3" w:type="dxa"/>
          </w:tcPr>
          <w:p w14:paraId="77C94B22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63" w:type="dxa"/>
          </w:tcPr>
          <w:p w14:paraId="4AC7CF11" w14:textId="77777777" w:rsidR="00F43A68" w:rsidRPr="00F43A68" w:rsidRDefault="00F43A68" w:rsidP="00F43A68">
            <w:pPr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DC54162" w14:textId="77777777" w:rsidR="003D4542" w:rsidRPr="00F43A68" w:rsidRDefault="003D4542" w:rsidP="00A979E2">
      <w:pPr>
        <w:spacing w:after="0" w:line="240" w:lineRule="auto"/>
        <w:rPr>
          <w:rFonts w:ascii="Aptos" w:hAnsi="Aptos"/>
          <w:sz w:val="18"/>
          <w:szCs w:val="18"/>
        </w:rPr>
      </w:pPr>
    </w:p>
    <w:p w14:paraId="70ED6A89" w14:textId="77777777" w:rsidR="003D4542" w:rsidRPr="00F43A68" w:rsidRDefault="003D4542" w:rsidP="003D4542">
      <w:pPr>
        <w:spacing w:after="0" w:line="240" w:lineRule="auto"/>
        <w:rPr>
          <w:rFonts w:ascii="Aptos" w:hAnsi="Aptos" w:cs="Arial"/>
          <w:sz w:val="18"/>
          <w:szCs w:val="18"/>
          <w:lang w:val="en-GB"/>
        </w:rPr>
      </w:pPr>
    </w:p>
    <w:p w14:paraId="36F2B5C1" w14:textId="77777777" w:rsidR="00F43A68" w:rsidRDefault="00F43A68" w:rsidP="003D4542">
      <w:pPr>
        <w:spacing w:after="0" w:line="240" w:lineRule="auto"/>
        <w:rPr>
          <w:rFonts w:ascii="Aptos" w:hAnsi="Aptos" w:cs="Arial"/>
          <w:lang w:val="en-GB"/>
        </w:rPr>
      </w:pPr>
    </w:p>
    <w:p w14:paraId="087A3699" w14:textId="77777777" w:rsidR="00F43A68" w:rsidRPr="00A979E2" w:rsidRDefault="00F43A68" w:rsidP="003D4542">
      <w:pPr>
        <w:spacing w:after="0" w:line="240" w:lineRule="auto"/>
        <w:rPr>
          <w:rFonts w:ascii="Aptos" w:hAnsi="Aptos" w:cs="Arial"/>
          <w:lang w:val="en-GB"/>
        </w:rPr>
      </w:pPr>
    </w:p>
    <w:p w14:paraId="182F674C" w14:textId="77777777" w:rsidR="003D4542" w:rsidRPr="00A979E2" w:rsidRDefault="003D4542" w:rsidP="00A979E2">
      <w:pPr>
        <w:spacing w:after="0" w:line="240" w:lineRule="auto"/>
        <w:rPr>
          <w:rFonts w:ascii="Aptos" w:hAnsi="Aptos"/>
        </w:rPr>
      </w:pPr>
    </w:p>
    <w:p w14:paraId="371690AB" w14:textId="0A0DDE91" w:rsidR="008A6C35" w:rsidRPr="00A979E2" w:rsidDel="00F43A68" w:rsidRDefault="008A6C35" w:rsidP="00A979E2">
      <w:pPr>
        <w:spacing w:after="0" w:line="240" w:lineRule="auto"/>
        <w:rPr>
          <w:del w:id="6" w:author="Jesper Jørgensen Johns" w:date="2025-09-29T10:17:00Z" w16du:dateUtc="2025-09-29T08:17:00Z"/>
          <w:rFonts w:ascii="Aptos" w:hAnsi="Aptos" w:cs="Arial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865"/>
        <w:gridCol w:w="1312"/>
        <w:gridCol w:w="1110"/>
        <w:gridCol w:w="825"/>
        <w:gridCol w:w="940"/>
        <w:gridCol w:w="1323"/>
        <w:gridCol w:w="1668"/>
        <w:gridCol w:w="669"/>
        <w:gridCol w:w="1260"/>
      </w:tblGrid>
      <w:tr w:rsidR="00F84C3A" w:rsidRPr="00F43A68" w:rsidDel="00F43A68" w14:paraId="14A73780" w14:textId="1D5B7285" w:rsidTr="00D82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7" w:author="Jesper Jørgensen Johns" w:date="2025-09-29T10:17:00Z"/>
        </w:trPr>
        <w:tc>
          <w:tcPr>
            <w:tcW w:w="2268" w:type="dxa"/>
          </w:tcPr>
          <w:p w14:paraId="014D40D4" w14:textId="54C943D3" w:rsidR="00F84C3A" w:rsidRPr="00F43A68" w:rsidDel="00F43A68" w:rsidRDefault="00F84C3A" w:rsidP="00A979E2">
            <w:pPr>
              <w:pStyle w:val="Undertittel"/>
              <w:rPr>
                <w:del w:id="8" w:author="Jesper Jørgensen Johns" w:date="2025-09-29T10:17:00Z" w16du:dateUtc="2025-09-29T08:17:00Z"/>
                <w:rFonts w:ascii="Aptos" w:hAnsi="Aptos" w:cs="Arial"/>
                <w:b/>
                <w:i w:val="0"/>
                <w:iCs/>
                <w:strike/>
                <w:szCs w:val="20"/>
                <w:highlight w:val="yellow"/>
              </w:rPr>
            </w:pPr>
            <w:del w:id="9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 w:val="0"/>
                  <w:iCs/>
                  <w:strike/>
                  <w:highlight w:val="yellow"/>
                </w:rPr>
                <w:delText>Navn:</w:delText>
              </w:r>
            </w:del>
          </w:p>
        </w:tc>
        <w:tc>
          <w:tcPr>
            <w:tcW w:w="1418" w:type="dxa"/>
          </w:tcPr>
          <w:p w14:paraId="0BBCB99E" w14:textId="3B03D5E4" w:rsidR="00F84C3A" w:rsidRPr="00F43A68" w:rsidDel="00F43A68" w:rsidRDefault="00F84C3A" w:rsidP="00A979E2">
            <w:pPr>
              <w:rPr>
                <w:del w:id="10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11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Fødselsdato eller org. nr:</w:delText>
              </w:r>
            </w:del>
          </w:p>
        </w:tc>
        <w:tc>
          <w:tcPr>
            <w:tcW w:w="2268" w:type="dxa"/>
          </w:tcPr>
          <w:p w14:paraId="6229A981" w14:textId="0C74D305" w:rsidR="00F84C3A" w:rsidRPr="00F43A68" w:rsidDel="00F43A68" w:rsidRDefault="00F84C3A" w:rsidP="00A979E2">
            <w:pPr>
              <w:rPr>
                <w:del w:id="12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13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Adresse:</w:delText>
              </w:r>
            </w:del>
          </w:p>
        </w:tc>
        <w:tc>
          <w:tcPr>
            <w:tcW w:w="1134" w:type="dxa"/>
          </w:tcPr>
          <w:p w14:paraId="7358ADAA" w14:textId="61E108AD" w:rsidR="00F84C3A" w:rsidRPr="00F43A68" w:rsidDel="00F43A68" w:rsidRDefault="00F84C3A" w:rsidP="00A979E2">
            <w:pPr>
              <w:rPr>
                <w:del w:id="14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15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Antall aksjer:</w:delText>
              </w:r>
            </w:del>
          </w:p>
        </w:tc>
        <w:tc>
          <w:tcPr>
            <w:tcW w:w="1115" w:type="dxa"/>
          </w:tcPr>
          <w:p w14:paraId="2C0B3537" w14:textId="30BC4AA4" w:rsidR="00F84C3A" w:rsidRPr="00F43A68" w:rsidDel="00F43A68" w:rsidRDefault="00F84C3A" w:rsidP="00A979E2">
            <w:pPr>
              <w:rPr>
                <w:del w:id="16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17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Aksjenr. (fra – til):</w:delText>
              </w:r>
            </w:del>
          </w:p>
        </w:tc>
        <w:tc>
          <w:tcPr>
            <w:tcW w:w="1153" w:type="dxa"/>
          </w:tcPr>
          <w:p w14:paraId="45054C88" w14:textId="01EE5276" w:rsidR="00F84C3A" w:rsidRPr="00F43A68" w:rsidDel="00F43A68" w:rsidRDefault="00F84C3A" w:rsidP="00A979E2">
            <w:pPr>
              <w:rPr>
                <w:del w:id="18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19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Aksjeklasse:</w:delText>
              </w:r>
            </w:del>
          </w:p>
        </w:tc>
        <w:tc>
          <w:tcPr>
            <w:tcW w:w="1984" w:type="dxa"/>
          </w:tcPr>
          <w:p w14:paraId="7755D72B" w14:textId="1CBF78FD" w:rsidR="00F84C3A" w:rsidRPr="00F43A68" w:rsidDel="00F43A68" w:rsidRDefault="00F84C3A" w:rsidP="00A979E2">
            <w:pPr>
              <w:rPr>
                <w:del w:id="20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21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Dato for innføring i aksjeeierboken:</w:delText>
              </w:r>
            </w:del>
          </w:p>
        </w:tc>
        <w:tc>
          <w:tcPr>
            <w:tcW w:w="882" w:type="dxa"/>
          </w:tcPr>
          <w:p w14:paraId="332C7DB0" w14:textId="79DE98EA" w:rsidR="00F84C3A" w:rsidRPr="00F43A68" w:rsidDel="00F43A68" w:rsidRDefault="00F84C3A" w:rsidP="00A979E2">
            <w:pPr>
              <w:rPr>
                <w:del w:id="22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  <w:highlight w:val="yellow"/>
              </w:rPr>
            </w:pPr>
            <w:del w:id="23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Solgt dato:</w:delText>
              </w:r>
            </w:del>
          </w:p>
        </w:tc>
        <w:tc>
          <w:tcPr>
            <w:tcW w:w="1528" w:type="dxa"/>
          </w:tcPr>
          <w:p w14:paraId="4CDEA686" w14:textId="0854194E" w:rsidR="00F84C3A" w:rsidRPr="00F43A68" w:rsidDel="00F43A68" w:rsidRDefault="00F84C3A" w:rsidP="00A979E2">
            <w:pPr>
              <w:rPr>
                <w:del w:id="24" w:author="Jesper Jørgensen Johns" w:date="2025-09-29T10:17:00Z" w16du:dateUtc="2025-09-29T08:17:00Z"/>
                <w:rFonts w:ascii="Aptos" w:hAnsi="Aptos" w:cs="Arial"/>
                <w:b/>
                <w:iCs/>
                <w:strike/>
                <w:sz w:val="20"/>
                <w:szCs w:val="20"/>
              </w:rPr>
            </w:pPr>
            <w:del w:id="25" w:author="Jesper Jørgensen Johns" w:date="2025-09-29T10:17:00Z" w16du:dateUtc="2025-09-29T08:17:00Z">
              <w:r w:rsidRPr="00F43A68" w:rsidDel="00F43A68">
                <w:rPr>
                  <w:rFonts w:ascii="Aptos" w:hAnsi="Aptos" w:cs="Arial"/>
                  <w:b/>
                  <w:iCs/>
                  <w:strike/>
                  <w:sz w:val="20"/>
                  <w:szCs w:val="20"/>
                  <w:highlight w:val="yellow"/>
                </w:rPr>
                <w:delText>Evt. merknader:</w:delText>
              </w:r>
            </w:del>
          </w:p>
        </w:tc>
      </w:tr>
      <w:tr w:rsidR="00F84C3A" w:rsidRPr="00F43A68" w:rsidDel="00F43A68" w14:paraId="69546AD2" w14:textId="497C13A2" w:rsidTr="00D823D1">
        <w:trPr>
          <w:del w:id="26" w:author="Jesper Jørgensen Johns" w:date="2025-09-29T10:17:00Z"/>
        </w:trPr>
        <w:tc>
          <w:tcPr>
            <w:tcW w:w="2268" w:type="dxa"/>
          </w:tcPr>
          <w:p w14:paraId="6E08F4A7" w14:textId="58452019" w:rsidR="00F84C3A" w:rsidRPr="00F43A68" w:rsidDel="00F43A68" w:rsidRDefault="00F84C3A" w:rsidP="00A979E2">
            <w:pPr>
              <w:pStyle w:val="Undertittel"/>
              <w:rPr>
                <w:del w:id="2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689E8B9F" w14:textId="6EED395E" w:rsidR="00F84C3A" w:rsidRPr="00F43A68" w:rsidDel="00F43A68" w:rsidRDefault="00F84C3A" w:rsidP="00A979E2">
            <w:pPr>
              <w:rPr>
                <w:del w:id="2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255F54C4" w14:textId="1DBEC6A2" w:rsidR="00F84C3A" w:rsidRPr="00F43A68" w:rsidDel="00F43A68" w:rsidRDefault="00F84C3A" w:rsidP="00A979E2">
            <w:pPr>
              <w:rPr>
                <w:del w:id="2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55439C4C" w14:textId="3AD6F584" w:rsidR="00F84C3A" w:rsidRPr="00F43A68" w:rsidDel="00F43A68" w:rsidRDefault="00F84C3A" w:rsidP="00A979E2">
            <w:pPr>
              <w:rPr>
                <w:del w:id="3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1DCFF930" w14:textId="6395996D" w:rsidR="00F84C3A" w:rsidRPr="00F43A68" w:rsidDel="00F43A68" w:rsidRDefault="00F84C3A" w:rsidP="00A979E2">
            <w:pPr>
              <w:rPr>
                <w:del w:id="3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4E97574A" w14:textId="7D2BC795" w:rsidR="00F84C3A" w:rsidRPr="00F43A68" w:rsidDel="00F43A68" w:rsidRDefault="00F84C3A" w:rsidP="00A979E2">
            <w:pPr>
              <w:rPr>
                <w:del w:id="3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1EFC9C35" w14:textId="139488EE" w:rsidR="00F84C3A" w:rsidRPr="00F43A68" w:rsidDel="00F43A68" w:rsidRDefault="00F84C3A" w:rsidP="00A979E2">
            <w:pPr>
              <w:rPr>
                <w:del w:id="3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5C016D6D" w14:textId="4455D838" w:rsidR="00F84C3A" w:rsidRPr="00F43A68" w:rsidDel="00F43A68" w:rsidRDefault="00F84C3A" w:rsidP="00A979E2">
            <w:pPr>
              <w:rPr>
                <w:del w:id="3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3DCFD613" w14:textId="2C54BA4E" w:rsidR="00F84C3A" w:rsidRPr="00F43A68" w:rsidDel="00F43A68" w:rsidRDefault="00F84C3A" w:rsidP="00A979E2">
            <w:pPr>
              <w:rPr>
                <w:del w:id="3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67DA0BAF" w14:textId="438F1CA4" w:rsidTr="00D823D1">
        <w:trPr>
          <w:del w:id="36" w:author="Jesper Jørgensen Johns" w:date="2025-09-29T10:17:00Z"/>
        </w:trPr>
        <w:tc>
          <w:tcPr>
            <w:tcW w:w="2268" w:type="dxa"/>
          </w:tcPr>
          <w:p w14:paraId="6692E4E9" w14:textId="380A0AC3" w:rsidR="00F84C3A" w:rsidRPr="00F43A68" w:rsidDel="00F43A68" w:rsidRDefault="00F84C3A" w:rsidP="00A979E2">
            <w:pPr>
              <w:pStyle w:val="Undertittel"/>
              <w:rPr>
                <w:del w:id="3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2C64AAB1" w14:textId="744BBDAB" w:rsidR="00F84C3A" w:rsidRPr="00F43A68" w:rsidDel="00F43A68" w:rsidRDefault="00F84C3A" w:rsidP="00A979E2">
            <w:pPr>
              <w:rPr>
                <w:del w:id="3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2CF51F4B" w14:textId="18B8395E" w:rsidR="00F84C3A" w:rsidRPr="00F43A68" w:rsidDel="00F43A68" w:rsidRDefault="00F84C3A" w:rsidP="00A979E2">
            <w:pPr>
              <w:rPr>
                <w:del w:id="3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52BE55AA" w14:textId="6E7D8285" w:rsidR="00F84C3A" w:rsidRPr="00F43A68" w:rsidDel="00F43A68" w:rsidRDefault="00F84C3A" w:rsidP="00A979E2">
            <w:pPr>
              <w:rPr>
                <w:del w:id="4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6AE9374B" w14:textId="60050B12" w:rsidR="00F84C3A" w:rsidRPr="00F43A68" w:rsidDel="00F43A68" w:rsidRDefault="00F84C3A" w:rsidP="00A979E2">
            <w:pPr>
              <w:rPr>
                <w:del w:id="4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0FFB1E9A" w14:textId="3C869AF7" w:rsidR="00F84C3A" w:rsidRPr="00F43A68" w:rsidDel="00F43A68" w:rsidRDefault="00F84C3A" w:rsidP="00A979E2">
            <w:pPr>
              <w:rPr>
                <w:del w:id="4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2FD1B238" w14:textId="12F3BF03" w:rsidR="00F84C3A" w:rsidRPr="00F43A68" w:rsidDel="00F43A68" w:rsidRDefault="00F84C3A" w:rsidP="00A979E2">
            <w:pPr>
              <w:rPr>
                <w:del w:id="4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1AAED1A2" w14:textId="2BF3A24B" w:rsidR="00F84C3A" w:rsidRPr="00F43A68" w:rsidDel="00F43A68" w:rsidRDefault="00F84C3A" w:rsidP="00A979E2">
            <w:pPr>
              <w:rPr>
                <w:del w:id="4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3FACEBAC" w14:textId="3CA5E6AC" w:rsidR="00F84C3A" w:rsidRPr="00F43A68" w:rsidDel="00F43A68" w:rsidRDefault="00F84C3A" w:rsidP="00A979E2">
            <w:pPr>
              <w:rPr>
                <w:del w:id="4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676B672B" w14:textId="2E480695" w:rsidTr="00D823D1">
        <w:trPr>
          <w:del w:id="46" w:author="Jesper Jørgensen Johns" w:date="2025-09-29T10:17:00Z"/>
        </w:trPr>
        <w:tc>
          <w:tcPr>
            <w:tcW w:w="2268" w:type="dxa"/>
          </w:tcPr>
          <w:p w14:paraId="32FF2F7D" w14:textId="644A9658" w:rsidR="00F84C3A" w:rsidRPr="00F43A68" w:rsidDel="00F43A68" w:rsidRDefault="00F84C3A" w:rsidP="00A979E2">
            <w:pPr>
              <w:pStyle w:val="Undertittel"/>
              <w:rPr>
                <w:del w:id="4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02CD8C01" w14:textId="1C7694D9" w:rsidR="00F84C3A" w:rsidRPr="00F43A68" w:rsidDel="00F43A68" w:rsidRDefault="00F84C3A" w:rsidP="00A979E2">
            <w:pPr>
              <w:rPr>
                <w:del w:id="4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2280C1AE" w14:textId="0C390B5F" w:rsidR="00F84C3A" w:rsidRPr="00F43A68" w:rsidDel="00F43A68" w:rsidRDefault="00F84C3A" w:rsidP="00A979E2">
            <w:pPr>
              <w:rPr>
                <w:del w:id="4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4092F659" w14:textId="0375FA61" w:rsidR="00F84C3A" w:rsidRPr="00F43A68" w:rsidDel="00F43A68" w:rsidRDefault="00F84C3A" w:rsidP="00A979E2">
            <w:pPr>
              <w:rPr>
                <w:del w:id="5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61017F69" w14:textId="60131DEC" w:rsidR="00F84C3A" w:rsidRPr="00F43A68" w:rsidDel="00F43A68" w:rsidRDefault="00F84C3A" w:rsidP="00A979E2">
            <w:pPr>
              <w:rPr>
                <w:del w:id="5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1181B923" w14:textId="586FD9E6" w:rsidR="00F84C3A" w:rsidRPr="00F43A68" w:rsidDel="00F43A68" w:rsidRDefault="00F84C3A" w:rsidP="00A979E2">
            <w:pPr>
              <w:rPr>
                <w:del w:id="5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38A82CF6" w14:textId="56072D5C" w:rsidR="00F84C3A" w:rsidRPr="00F43A68" w:rsidDel="00F43A68" w:rsidRDefault="00F84C3A" w:rsidP="00A979E2">
            <w:pPr>
              <w:rPr>
                <w:del w:id="5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26D1AA84" w14:textId="6C641655" w:rsidR="00F84C3A" w:rsidRPr="00F43A68" w:rsidDel="00F43A68" w:rsidRDefault="00F84C3A" w:rsidP="00A979E2">
            <w:pPr>
              <w:rPr>
                <w:del w:id="5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548758ED" w14:textId="56B9BB01" w:rsidR="00F84C3A" w:rsidRPr="00F43A68" w:rsidDel="00F43A68" w:rsidRDefault="00F84C3A" w:rsidP="00A979E2">
            <w:pPr>
              <w:rPr>
                <w:del w:id="5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556B2578" w14:textId="19A73D15" w:rsidTr="00D823D1">
        <w:trPr>
          <w:del w:id="56" w:author="Jesper Jørgensen Johns" w:date="2025-09-29T10:17:00Z"/>
        </w:trPr>
        <w:tc>
          <w:tcPr>
            <w:tcW w:w="2268" w:type="dxa"/>
          </w:tcPr>
          <w:p w14:paraId="1E61CC1E" w14:textId="1C314737" w:rsidR="00F84C3A" w:rsidRPr="00F43A68" w:rsidDel="00F43A68" w:rsidRDefault="00F84C3A" w:rsidP="00A979E2">
            <w:pPr>
              <w:pStyle w:val="Undertittel"/>
              <w:rPr>
                <w:del w:id="5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28E0592A" w14:textId="2985CE97" w:rsidR="00F84C3A" w:rsidRPr="00F43A68" w:rsidDel="00F43A68" w:rsidRDefault="00F84C3A" w:rsidP="00A979E2">
            <w:pPr>
              <w:rPr>
                <w:del w:id="5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41C977ED" w14:textId="0D5346E2" w:rsidR="00F84C3A" w:rsidRPr="00F43A68" w:rsidDel="00F43A68" w:rsidRDefault="00F84C3A" w:rsidP="00A979E2">
            <w:pPr>
              <w:rPr>
                <w:del w:id="5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0A8681" w14:textId="4ED2FF47" w:rsidR="00F84C3A" w:rsidRPr="00F43A68" w:rsidDel="00F43A68" w:rsidRDefault="00F84C3A" w:rsidP="00A979E2">
            <w:pPr>
              <w:rPr>
                <w:del w:id="6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53D6E0AC" w14:textId="0F9822F5" w:rsidR="00F84C3A" w:rsidRPr="00F43A68" w:rsidDel="00F43A68" w:rsidRDefault="00F84C3A" w:rsidP="00A979E2">
            <w:pPr>
              <w:rPr>
                <w:del w:id="6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75761035" w14:textId="5A81D483" w:rsidR="00F84C3A" w:rsidRPr="00F43A68" w:rsidDel="00F43A68" w:rsidRDefault="00F84C3A" w:rsidP="00A979E2">
            <w:pPr>
              <w:rPr>
                <w:del w:id="6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4D58A668" w14:textId="41C298AE" w:rsidR="00F84C3A" w:rsidRPr="00F43A68" w:rsidDel="00F43A68" w:rsidRDefault="00F84C3A" w:rsidP="00A979E2">
            <w:pPr>
              <w:rPr>
                <w:del w:id="6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5CF4C603" w14:textId="6168250C" w:rsidR="00F84C3A" w:rsidRPr="00F43A68" w:rsidDel="00F43A68" w:rsidRDefault="00F84C3A" w:rsidP="00A979E2">
            <w:pPr>
              <w:rPr>
                <w:del w:id="6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355D3FF3" w14:textId="73623564" w:rsidR="00F84C3A" w:rsidRPr="00F43A68" w:rsidDel="00F43A68" w:rsidRDefault="00F84C3A" w:rsidP="00A979E2">
            <w:pPr>
              <w:rPr>
                <w:del w:id="6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691E2A01" w14:textId="6527307C" w:rsidTr="00D823D1">
        <w:trPr>
          <w:del w:id="66" w:author="Jesper Jørgensen Johns" w:date="2025-09-29T10:17:00Z"/>
        </w:trPr>
        <w:tc>
          <w:tcPr>
            <w:tcW w:w="2268" w:type="dxa"/>
          </w:tcPr>
          <w:p w14:paraId="0A893E6B" w14:textId="3FDF1CEE" w:rsidR="00F84C3A" w:rsidRPr="00F43A68" w:rsidDel="00F43A68" w:rsidRDefault="00F84C3A" w:rsidP="00A979E2">
            <w:pPr>
              <w:pStyle w:val="Undertittel"/>
              <w:rPr>
                <w:del w:id="6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4E2C4FD5" w14:textId="6D65A92E" w:rsidR="00F84C3A" w:rsidRPr="00F43A68" w:rsidDel="00F43A68" w:rsidRDefault="00F84C3A" w:rsidP="00A979E2">
            <w:pPr>
              <w:rPr>
                <w:del w:id="6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FF8ABA" w14:textId="701837EE" w:rsidR="00F84C3A" w:rsidRPr="00F43A68" w:rsidDel="00F43A68" w:rsidRDefault="00F84C3A" w:rsidP="00A979E2">
            <w:pPr>
              <w:rPr>
                <w:del w:id="6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2A79CE13" w14:textId="6C2686CA" w:rsidR="00F84C3A" w:rsidRPr="00F43A68" w:rsidDel="00F43A68" w:rsidRDefault="00F84C3A" w:rsidP="00A979E2">
            <w:pPr>
              <w:rPr>
                <w:del w:id="7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1DE373D7" w14:textId="1D0DF1CA" w:rsidR="00F84C3A" w:rsidRPr="00F43A68" w:rsidDel="00F43A68" w:rsidRDefault="00F84C3A" w:rsidP="00A979E2">
            <w:pPr>
              <w:rPr>
                <w:del w:id="7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39DFB6C7" w14:textId="3B019658" w:rsidR="00F84C3A" w:rsidRPr="00F43A68" w:rsidDel="00F43A68" w:rsidRDefault="00F84C3A" w:rsidP="00A979E2">
            <w:pPr>
              <w:rPr>
                <w:del w:id="7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5673C88F" w14:textId="46F17E24" w:rsidR="00F84C3A" w:rsidRPr="00F43A68" w:rsidDel="00F43A68" w:rsidRDefault="00F84C3A" w:rsidP="00A979E2">
            <w:pPr>
              <w:rPr>
                <w:del w:id="7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32E1EEBE" w14:textId="3981128E" w:rsidR="00F84C3A" w:rsidRPr="00F43A68" w:rsidDel="00F43A68" w:rsidRDefault="00F84C3A" w:rsidP="00A979E2">
            <w:pPr>
              <w:rPr>
                <w:del w:id="7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2090ABDE" w14:textId="27B1A582" w:rsidR="00F84C3A" w:rsidRPr="00F43A68" w:rsidDel="00F43A68" w:rsidRDefault="00F84C3A" w:rsidP="00A979E2">
            <w:pPr>
              <w:rPr>
                <w:del w:id="7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3B79C483" w14:textId="32638B90" w:rsidTr="00D823D1">
        <w:trPr>
          <w:del w:id="76" w:author="Jesper Jørgensen Johns" w:date="2025-09-29T10:17:00Z"/>
        </w:trPr>
        <w:tc>
          <w:tcPr>
            <w:tcW w:w="2268" w:type="dxa"/>
          </w:tcPr>
          <w:p w14:paraId="453E57B5" w14:textId="2B7BF118" w:rsidR="00F84C3A" w:rsidRPr="00F43A68" w:rsidDel="00F43A68" w:rsidRDefault="00F84C3A" w:rsidP="00A979E2">
            <w:pPr>
              <w:pStyle w:val="Undertittel"/>
              <w:rPr>
                <w:del w:id="7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03B79173" w14:textId="4CDCFCB6" w:rsidR="00F84C3A" w:rsidRPr="00F43A68" w:rsidDel="00F43A68" w:rsidRDefault="00F84C3A" w:rsidP="00A979E2">
            <w:pPr>
              <w:rPr>
                <w:del w:id="7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53A253" w14:textId="54D7A789" w:rsidR="00F84C3A" w:rsidRPr="00F43A68" w:rsidDel="00F43A68" w:rsidRDefault="00F84C3A" w:rsidP="00A979E2">
            <w:pPr>
              <w:rPr>
                <w:del w:id="7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078710D0" w14:textId="70430F4E" w:rsidR="00F84C3A" w:rsidRPr="00F43A68" w:rsidDel="00F43A68" w:rsidRDefault="00F84C3A" w:rsidP="00A979E2">
            <w:pPr>
              <w:rPr>
                <w:del w:id="8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639CBA0D" w14:textId="57AF09B0" w:rsidR="00F84C3A" w:rsidRPr="00F43A68" w:rsidDel="00F43A68" w:rsidRDefault="00F84C3A" w:rsidP="00A979E2">
            <w:pPr>
              <w:rPr>
                <w:del w:id="8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0E9A714C" w14:textId="71138392" w:rsidR="00F84C3A" w:rsidRPr="00F43A68" w:rsidDel="00F43A68" w:rsidRDefault="00F84C3A" w:rsidP="00A979E2">
            <w:pPr>
              <w:rPr>
                <w:del w:id="8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55F92BA7" w14:textId="14AB61B1" w:rsidR="00F84C3A" w:rsidRPr="00F43A68" w:rsidDel="00F43A68" w:rsidRDefault="00F84C3A" w:rsidP="00A979E2">
            <w:pPr>
              <w:rPr>
                <w:del w:id="8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530C849A" w14:textId="0DCF7B47" w:rsidR="00F84C3A" w:rsidRPr="00F43A68" w:rsidDel="00F43A68" w:rsidRDefault="00F84C3A" w:rsidP="00A979E2">
            <w:pPr>
              <w:rPr>
                <w:del w:id="8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2247E71B" w14:textId="6BB8FA34" w:rsidR="00F84C3A" w:rsidRPr="00F43A68" w:rsidDel="00F43A68" w:rsidRDefault="00F84C3A" w:rsidP="00A979E2">
            <w:pPr>
              <w:rPr>
                <w:del w:id="8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20B91DEE" w14:textId="52CEB276" w:rsidTr="00D823D1">
        <w:trPr>
          <w:del w:id="86" w:author="Jesper Jørgensen Johns" w:date="2025-09-29T10:17:00Z"/>
        </w:trPr>
        <w:tc>
          <w:tcPr>
            <w:tcW w:w="2268" w:type="dxa"/>
          </w:tcPr>
          <w:p w14:paraId="497496ED" w14:textId="2FEDD1BB" w:rsidR="00F84C3A" w:rsidRPr="00F43A68" w:rsidDel="00F43A68" w:rsidRDefault="00F84C3A" w:rsidP="00A979E2">
            <w:pPr>
              <w:pStyle w:val="Undertittel"/>
              <w:rPr>
                <w:del w:id="8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18CEEAED" w14:textId="5193B22C" w:rsidR="00F84C3A" w:rsidRPr="00F43A68" w:rsidDel="00F43A68" w:rsidRDefault="00F84C3A" w:rsidP="00A979E2">
            <w:pPr>
              <w:rPr>
                <w:del w:id="8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55173DFE" w14:textId="2A272784" w:rsidR="00F84C3A" w:rsidRPr="00F43A68" w:rsidDel="00F43A68" w:rsidRDefault="00F84C3A" w:rsidP="00A979E2">
            <w:pPr>
              <w:rPr>
                <w:del w:id="8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B22671" w14:textId="3B23AB26" w:rsidR="00F84C3A" w:rsidRPr="00F43A68" w:rsidDel="00F43A68" w:rsidRDefault="00F84C3A" w:rsidP="00A979E2">
            <w:pPr>
              <w:rPr>
                <w:del w:id="9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0879AFD8" w14:textId="6269B37C" w:rsidR="00F84C3A" w:rsidRPr="00F43A68" w:rsidDel="00F43A68" w:rsidRDefault="00F84C3A" w:rsidP="00A979E2">
            <w:pPr>
              <w:rPr>
                <w:del w:id="9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3F5BAF6F" w14:textId="0C177E5B" w:rsidR="00F84C3A" w:rsidRPr="00F43A68" w:rsidDel="00F43A68" w:rsidRDefault="00F84C3A" w:rsidP="00A979E2">
            <w:pPr>
              <w:rPr>
                <w:del w:id="9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3B66177B" w14:textId="7C572885" w:rsidR="00F84C3A" w:rsidRPr="00F43A68" w:rsidDel="00F43A68" w:rsidRDefault="00F84C3A" w:rsidP="00A979E2">
            <w:pPr>
              <w:rPr>
                <w:del w:id="9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569FA193" w14:textId="36BA70C0" w:rsidR="00F84C3A" w:rsidRPr="00F43A68" w:rsidDel="00F43A68" w:rsidRDefault="00F84C3A" w:rsidP="00A979E2">
            <w:pPr>
              <w:rPr>
                <w:del w:id="9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450660B7" w14:textId="29844819" w:rsidR="00F84C3A" w:rsidRPr="00F43A68" w:rsidDel="00F43A68" w:rsidRDefault="00F84C3A" w:rsidP="00A979E2">
            <w:pPr>
              <w:rPr>
                <w:del w:id="9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0B3C94B5" w14:textId="46FA5573" w:rsidTr="00D823D1">
        <w:trPr>
          <w:del w:id="96" w:author="Jesper Jørgensen Johns" w:date="2025-09-29T10:17:00Z"/>
        </w:trPr>
        <w:tc>
          <w:tcPr>
            <w:tcW w:w="2268" w:type="dxa"/>
          </w:tcPr>
          <w:p w14:paraId="78BDF7F1" w14:textId="5EA1285D" w:rsidR="00F84C3A" w:rsidRPr="00F43A68" w:rsidDel="00F43A68" w:rsidRDefault="00F84C3A" w:rsidP="00A979E2">
            <w:pPr>
              <w:pStyle w:val="Undertittel"/>
              <w:rPr>
                <w:del w:id="9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2ADDD981" w14:textId="67966D45" w:rsidR="00F84C3A" w:rsidRPr="00F43A68" w:rsidDel="00F43A68" w:rsidRDefault="00F84C3A" w:rsidP="00A979E2">
            <w:pPr>
              <w:rPr>
                <w:del w:id="9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1BEDF492" w14:textId="10EAE914" w:rsidR="00F84C3A" w:rsidRPr="00F43A68" w:rsidDel="00F43A68" w:rsidRDefault="00F84C3A" w:rsidP="00A979E2">
            <w:pPr>
              <w:rPr>
                <w:del w:id="9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CC3C30" w14:textId="1EFC6528" w:rsidR="00F84C3A" w:rsidRPr="00F43A68" w:rsidDel="00F43A68" w:rsidRDefault="00F84C3A" w:rsidP="00A979E2">
            <w:pPr>
              <w:rPr>
                <w:del w:id="10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402DCB4A" w14:textId="53C16E8C" w:rsidR="00F84C3A" w:rsidRPr="00F43A68" w:rsidDel="00F43A68" w:rsidRDefault="00F84C3A" w:rsidP="00A979E2">
            <w:pPr>
              <w:rPr>
                <w:del w:id="10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37DCA528" w14:textId="3EBAC17C" w:rsidR="00F84C3A" w:rsidRPr="00F43A68" w:rsidDel="00F43A68" w:rsidRDefault="00F84C3A" w:rsidP="00A979E2">
            <w:pPr>
              <w:rPr>
                <w:del w:id="10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26B8D01E" w14:textId="1D9D769C" w:rsidR="00F84C3A" w:rsidRPr="00F43A68" w:rsidDel="00F43A68" w:rsidRDefault="00F84C3A" w:rsidP="00A979E2">
            <w:pPr>
              <w:rPr>
                <w:del w:id="10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1B14C78C" w14:textId="3CDBF9DE" w:rsidR="00F84C3A" w:rsidRPr="00F43A68" w:rsidDel="00F43A68" w:rsidRDefault="00F84C3A" w:rsidP="00A979E2">
            <w:pPr>
              <w:rPr>
                <w:del w:id="10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073805A1" w14:textId="5E0D8028" w:rsidR="00F84C3A" w:rsidRPr="00F43A68" w:rsidDel="00F43A68" w:rsidRDefault="00F84C3A" w:rsidP="00A979E2">
            <w:pPr>
              <w:rPr>
                <w:del w:id="10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  <w:tr w:rsidR="00F84C3A" w:rsidRPr="00F43A68" w:rsidDel="00F43A68" w14:paraId="523AF6D0" w14:textId="0A69FEEF" w:rsidTr="00D823D1">
        <w:trPr>
          <w:del w:id="106" w:author="Jesper Jørgensen Johns" w:date="2025-09-29T10:17:00Z"/>
        </w:trPr>
        <w:tc>
          <w:tcPr>
            <w:tcW w:w="2268" w:type="dxa"/>
          </w:tcPr>
          <w:p w14:paraId="2E21A578" w14:textId="0CACEB3B" w:rsidR="00F84C3A" w:rsidRPr="00F43A68" w:rsidDel="00F43A68" w:rsidRDefault="00F84C3A" w:rsidP="00A979E2">
            <w:pPr>
              <w:pStyle w:val="Undertittel"/>
              <w:rPr>
                <w:del w:id="107" w:author="Jesper Jørgensen Johns" w:date="2025-09-29T10:17:00Z" w16du:dateUtc="2025-09-29T08:17:00Z"/>
                <w:rFonts w:ascii="Aptos" w:hAnsi="Aptos"/>
                <w:strike/>
              </w:rPr>
            </w:pPr>
          </w:p>
        </w:tc>
        <w:tc>
          <w:tcPr>
            <w:tcW w:w="1418" w:type="dxa"/>
          </w:tcPr>
          <w:p w14:paraId="5BD5AB88" w14:textId="60C8F0BA" w:rsidR="00F84C3A" w:rsidRPr="00F43A68" w:rsidDel="00F43A68" w:rsidRDefault="00F84C3A" w:rsidP="00A979E2">
            <w:pPr>
              <w:rPr>
                <w:del w:id="108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2268" w:type="dxa"/>
          </w:tcPr>
          <w:p w14:paraId="2F22706D" w14:textId="17C7F58D" w:rsidR="00F84C3A" w:rsidRPr="00F43A68" w:rsidDel="00F43A68" w:rsidRDefault="00F84C3A" w:rsidP="00A979E2">
            <w:pPr>
              <w:rPr>
                <w:del w:id="109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34" w:type="dxa"/>
          </w:tcPr>
          <w:p w14:paraId="573FCE47" w14:textId="6D23DDDD" w:rsidR="00F84C3A" w:rsidRPr="00F43A68" w:rsidDel="00F43A68" w:rsidRDefault="00F84C3A" w:rsidP="00A979E2">
            <w:pPr>
              <w:rPr>
                <w:del w:id="110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15" w:type="dxa"/>
          </w:tcPr>
          <w:p w14:paraId="45D95AFA" w14:textId="1403579B" w:rsidR="00F84C3A" w:rsidRPr="00F43A68" w:rsidDel="00F43A68" w:rsidRDefault="00F84C3A" w:rsidP="00A979E2">
            <w:pPr>
              <w:rPr>
                <w:del w:id="111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153" w:type="dxa"/>
          </w:tcPr>
          <w:p w14:paraId="3E83F2DA" w14:textId="5F449393" w:rsidR="00F84C3A" w:rsidRPr="00F43A68" w:rsidDel="00F43A68" w:rsidRDefault="00F84C3A" w:rsidP="00A979E2">
            <w:pPr>
              <w:rPr>
                <w:del w:id="112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984" w:type="dxa"/>
          </w:tcPr>
          <w:p w14:paraId="67085A5A" w14:textId="64DE4611" w:rsidR="00F84C3A" w:rsidRPr="00F43A68" w:rsidDel="00F43A68" w:rsidRDefault="00F84C3A" w:rsidP="00A979E2">
            <w:pPr>
              <w:rPr>
                <w:del w:id="113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882" w:type="dxa"/>
          </w:tcPr>
          <w:p w14:paraId="467F21A3" w14:textId="3E32E7F2" w:rsidR="00F84C3A" w:rsidRPr="00F43A68" w:rsidDel="00F43A68" w:rsidRDefault="00F84C3A" w:rsidP="00A979E2">
            <w:pPr>
              <w:rPr>
                <w:del w:id="114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  <w:tc>
          <w:tcPr>
            <w:tcW w:w="1528" w:type="dxa"/>
          </w:tcPr>
          <w:p w14:paraId="163A361F" w14:textId="41F90CB9" w:rsidR="00F84C3A" w:rsidRPr="00F43A68" w:rsidDel="00F43A68" w:rsidRDefault="00F84C3A" w:rsidP="00A979E2">
            <w:pPr>
              <w:rPr>
                <w:del w:id="115" w:author="Jesper Jørgensen Johns" w:date="2025-09-29T10:17:00Z" w16du:dateUtc="2025-09-29T08:17:00Z"/>
                <w:rFonts w:ascii="Aptos" w:hAnsi="Aptos"/>
                <w:strike/>
                <w:sz w:val="20"/>
                <w:szCs w:val="20"/>
              </w:rPr>
            </w:pPr>
          </w:p>
        </w:tc>
      </w:tr>
    </w:tbl>
    <w:p w14:paraId="113B1E15" w14:textId="77777777" w:rsidR="00F70DCF" w:rsidRPr="00A979E2" w:rsidRDefault="00F70DCF" w:rsidP="00971AE0">
      <w:pPr>
        <w:spacing w:after="0" w:line="240" w:lineRule="auto"/>
        <w:rPr>
          <w:rFonts w:ascii="Aptos" w:hAnsi="Aptos" w:cs="Arial"/>
          <w:lang w:val="en-GB"/>
        </w:rPr>
      </w:pPr>
    </w:p>
    <w:sectPr w:rsidR="00F70DCF" w:rsidRPr="00A979E2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C70C" w14:textId="77777777" w:rsidR="00E61702" w:rsidRDefault="00E61702" w:rsidP="008A6C35">
      <w:pPr>
        <w:spacing w:after="0" w:line="240" w:lineRule="auto"/>
      </w:pPr>
      <w:r>
        <w:separator/>
      </w:r>
    </w:p>
  </w:endnote>
  <w:endnote w:type="continuationSeparator" w:id="0">
    <w:p w14:paraId="0BBA84DE" w14:textId="77777777" w:rsidR="00E61702" w:rsidRDefault="00E61702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5E552FA8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05123A8B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044E" w14:textId="77777777" w:rsidR="00E61702" w:rsidRDefault="00E61702" w:rsidP="008A6C35">
      <w:pPr>
        <w:spacing w:after="0" w:line="240" w:lineRule="auto"/>
      </w:pPr>
      <w:r>
        <w:separator/>
      </w:r>
    </w:p>
  </w:footnote>
  <w:footnote w:type="continuationSeparator" w:id="0">
    <w:p w14:paraId="61460E00" w14:textId="77777777" w:rsidR="00E61702" w:rsidRDefault="00E61702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E47D" w14:textId="7A5B0D3F" w:rsidR="008A6C35" w:rsidRPr="00A979E2" w:rsidRDefault="008A6C35">
    <w:pPr>
      <w:pStyle w:val="Topptekst"/>
      <w:rPr>
        <w:rFonts w:ascii="Arial" w:hAnsi="Arial" w:cs="Arial"/>
        <w:strike/>
        <w:sz w:val="18"/>
        <w:szCs w:val="18"/>
      </w:rPr>
    </w:pPr>
    <w:del w:id="116" w:author="Jesper Jørgensen Johns" w:date="2025-09-29T10:18:00Z" w16du:dateUtc="2025-09-29T08:18:00Z">
      <w:r w:rsidRPr="00A979E2" w:rsidDel="00F43A68">
        <w:rPr>
          <w:rFonts w:ascii="Arial" w:hAnsi="Arial" w:cs="Arial"/>
          <w:strike/>
          <w:sz w:val="18"/>
          <w:szCs w:val="18"/>
        </w:rPr>
        <w:delText>Eksempelbedriften AS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sper Jørgensen Johns">
    <w15:presenceInfo w15:providerId="AD" w15:userId="S::jesper.johns@virke.no::cf3af381-3f92-41fc-a9a6-7cc3846a87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3A"/>
    <w:rsid w:val="00037522"/>
    <w:rsid w:val="001207EA"/>
    <w:rsid w:val="001976F9"/>
    <w:rsid w:val="001A747B"/>
    <w:rsid w:val="001F544A"/>
    <w:rsid w:val="002E354C"/>
    <w:rsid w:val="003A4E91"/>
    <w:rsid w:val="003B076B"/>
    <w:rsid w:val="003D4542"/>
    <w:rsid w:val="00421E71"/>
    <w:rsid w:val="00620ECA"/>
    <w:rsid w:val="007F0E7F"/>
    <w:rsid w:val="00832A2E"/>
    <w:rsid w:val="008A6C35"/>
    <w:rsid w:val="00911B85"/>
    <w:rsid w:val="009549F5"/>
    <w:rsid w:val="00971AE0"/>
    <w:rsid w:val="00A43CFA"/>
    <w:rsid w:val="00A9560A"/>
    <w:rsid w:val="00A979E2"/>
    <w:rsid w:val="00AD6B0F"/>
    <w:rsid w:val="00B32510"/>
    <w:rsid w:val="00CD7051"/>
    <w:rsid w:val="00D432E8"/>
    <w:rsid w:val="00D50F03"/>
    <w:rsid w:val="00E61702"/>
    <w:rsid w:val="00EB3DA0"/>
    <w:rsid w:val="00EC5171"/>
    <w:rsid w:val="00F120EA"/>
    <w:rsid w:val="00F43A68"/>
    <w:rsid w:val="00F6632A"/>
    <w:rsid w:val="00F70DCF"/>
    <w:rsid w:val="00F84C3A"/>
    <w:rsid w:val="00F8650A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F3A3"/>
  <w15:chartTrackingRefBased/>
  <w15:docId w15:val="{DDEB8BB4-485F-42F4-9444-173C56C6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4C3A"/>
    <w:pPr>
      <w:numPr>
        <w:ilvl w:val="1"/>
      </w:numPr>
      <w:spacing w:after="0" w:line="240" w:lineRule="auto"/>
      <w:ind w:left="85" w:righ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4C3A"/>
    <w:rPr>
      <w:rFonts w:eastAsiaTheme="minorEastAsia"/>
      <w:i/>
      <w:color w:val="000000" w:themeColor="text1"/>
      <w:sz w:val="20"/>
    </w:rPr>
  </w:style>
  <w:style w:type="table" w:customStyle="1" w:styleId="H4tabell">
    <w:name w:val="H4 tabell"/>
    <w:basedOn w:val="Vanligtabell"/>
    <w:uiPriority w:val="99"/>
    <w:rsid w:val="00F84C3A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character" w:styleId="Plassholdertekst">
    <w:name w:val="Placeholder Text"/>
    <w:basedOn w:val="Standardskriftforavsnitt"/>
    <w:uiPriority w:val="99"/>
    <w:rsid w:val="00F84C3A"/>
    <w:rPr>
      <w:color w:val="000000"/>
    </w:rPr>
  </w:style>
  <w:style w:type="table" w:styleId="Tabellrutenett">
    <w:name w:val="Table Grid"/>
    <w:basedOn w:val="Vanligtabell"/>
    <w:uiPriority w:val="39"/>
    <w:rsid w:val="003D4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nligtabell1">
    <w:name w:val="Plain Table 1"/>
    <w:basedOn w:val="Vanligtabell"/>
    <w:uiPriority w:val="41"/>
    <w:rsid w:val="003D45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jon">
    <w:name w:val="Revision"/>
    <w:hidden/>
    <w:uiPriority w:val="99"/>
    <w:semiHidden/>
    <w:rsid w:val="00F43A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E08DF-C4A4-44F0-9102-7101D98201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317C2-E680-4701-92FF-C07A5DFCA4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3E5A33-81BD-4370-8D12-2C1D8DE90A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7B648-BF2E-4B22-8BB7-4F82DB1FF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3</TotalTime>
  <Pages>1</Pages>
  <Words>136</Words>
  <Characters>815</Characters>
  <Application>Microsoft Office Word</Application>
  <DocSecurity>0</DocSecurity>
  <Lines>223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Siv Sæterbø</cp:lastModifiedBy>
  <cp:revision>7</cp:revision>
  <dcterms:created xsi:type="dcterms:W3CDTF">2025-09-29T12:26:00Z</dcterms:created>
  <dcterms:modified xsi:type="dcterms:W3CDTF">2026-03-18T12:08:00Z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  <property fmtid="{D5CDD505-2E9C-101B-9397-08002B2CF9AE}" pid="3" name="MSIP_Label_5647a4d5-94ff-44e3-bb7b-c4a629dd1ae8_Enabled">
    <vt:lpwstr>true</vt:lpwstr>
  </property>
  <property fmtid="{D5CDD505-2E9C-101B-9397-08002B2CF9AE}" pid="4" name="MSIP_Label_5647a4d5-94ff-44e3-bb7b-c4a629dd1ae8_SetDate">
    <vt:lpwstr>2025-09-29T08:13:37Z</vt:lpwstr>
  </property>
  <property fmtid="{D5CDD505-2E9C-101B-9397-08002B2CF9AE}" pid="5" name="MSIP_Label_5647a4d5-94ff-44e3-bb7b-c4a629dd1ae8_Method">
    <vt:lpwstr>Standard</vt:lpwstr>
  </property>
  <property fmtid="{D5CDD505-2E9C-101B-9397-08002B2CF9AE}" pid="6" name="MSIP_Label_5647a4d5-94ff-44e3-bb7b-c4a629dd1ae8_Name">
    <vt:lpwstr>defa4170-0d19-0005-0004-bc88714345d2</vt:lpwstr>
  </property>
  <property fmtid="{D5CDD505-2E9C-101B-9397-08002B2CF9AE}" pid="7" name="MSIP_Label_5647a4d5-94ff-44e3-bb7b-c4a629dd1ae8_SiteId">
    <vt:lpwstr>b1412d55-ea11-4568-9bc4-a281853669f6</vt:lpwstr>
  </property>
  <property fmtid="{D5CDD505-2E9C-101B-9397-08002B2CF9AE}" pid="8" name="MSIP_Label_5647a4d5-94ff-44e3-bb7b-c4a629dd1ae8_ActionId">
    <vt:lpwstr>a24ae4a9-0129-41c8-8ce5-059eb2574401</vt:lpwstr>
  </property>
  <property fmtid="{D5CDD505-2E9C-101B-9397-08002B2CF9AE}" pid="9" name="MSIP_Label_5647a4d5-94ff-44e3-bb7b-c4a629dd1ae8_ContentBits">
    <vt:lpwstr>0</vt:lpwstr>
  </property>
  <property fmtid="{D5CDD505-2E9C-101B-9397-08002B2CF9AE}" pid="10" name="MSIP_Label_5647a4d5-94ff-44e3-bb7b-c4a629dd1ae8_Tag">
    <vt:lpwstr>10, 3, 0, 1</vt:lpwstr>
  </property>
</Properties>
</file>